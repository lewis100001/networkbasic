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DE03" w14:textId="401312C6" w:rsidR="002003FA" w:rsidRDefault="00AC124A" w:rsidP="00AC124A">
      <w:pPr>
        <w:pStyle w:val="Heading1"/>
      </w:pPr>
      <w:sdt>
        <w:sdtPr>
          <w:rPr>
            <w:color w:val="EE0000"/>
          </w:rPr>
          <w:alias w:val="Title"/>
          <w:tag w:val=""/>
          <w:id w:val="-487021785"/>
          <w:placeholder>
            <w:docPart w:val="467CFDA3E8844AFDBA2D88AF39ED9BE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CB6DAA" w:rsidRPr="00B26C73">
            <w:t>Packet Tracer - Secure Network Devices</w:t>
          </w:r>
        </w:sdtContent>
      </w:sdt>
      <w:r w:rsidR="004D36D7" w:rsidRPr="00FD4A68">
        <w:t xml:space="preserve"> </w:t>
      </w:r>
      <w:ins w:id="1" w:author="Warren Earle" w:date="2023-12-15T13:26:00Z">
        <w:r>
          <w:t>a</w:t>
        </w:r>
      </w:ins>
      <w:r w:rsidR="00B45F4C">
        <w:t>ddressing Table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  <w:tblDescription w:val="This table shows the addressing for the Device, Interface, IP Address / Mask and Default Gateway. This table contains cells marked as &quot;blank&quot; where you can record the IP address / prefix and default gateway for the PCs."/>
      </w:tblPr>
      <w:tblGrid>
        <w:gridCol w:w="1386"/>
        <w:gridCol w:w="1403"/>
        <w:gridCol w:w="2424"/>
        <w:gridCol w:w="2179"/>
        <w:gridCol w:w="2318"/>
      </w:tblGrid>
      <w:tr w:rsidR="00B45F4C" w14:paraId="404A1D01" w14:textId="77777777" w:rsidTr="00B26C73">
        <w:tc>
          <w:tcPr>
            <w:tcW w:w="1434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054A0451" w14:textId="77777777" w:rsidR="00B45F4C" w:rsidRPr="00B45F4C" w:rsidRDefault="00B45F4C" w:rsidP="00B45F4C">
            <w:pPr>
              <w:pStyle w:val="TableHeading"/>
            </w:pPr>
            <w:r w:rsidRPr="00B45F4C">
              <w:t>Device</w:t>
            </w:r>
          </w:p>
        </w:tc>
        <w:tc>
          <w:tcPr>
            <w:tcW w:w="1440" w:type="dxa"/>
            <w:shd w:val="clear" w:color="auto" w:fill="DBE5F1" w:themeFill="accent1" w:themeFillTint="33"/>
          </w:tcPr>
          <w:p w14:paraId="03944835" w14:textId="77777777" w:rsidR="00B45F4C" w:rsidRPr="00B45F4C" w:rsidRDefault="00B45F4C" w:rsidP="00B45F4C">
            <w:pPr>
              <w:pStyle w:val="TableHeading"/>
            </w:pPr>
            <w:r w:rsidRPr="00B45F4C">
              <w:t>Interface</w:t>
            </w:r>
          </w:p>
        </w:tc>
        <w:tc>
          <w:tcPr>
            <w:tcW w:w="2520" w:type="dxa"/>
            <w:shd w:val="clear" w:color="auto" w:fill="DBE5F1" w:themeFill="accent1" w:themeFillTint="33"/>
          </w:tcPr>
          <w:p w14:paraId="6AA2D63E" w14:textId="77777777" w:rsidR="00B45F4C" w:rsidRPr="00B45F4C" w:rsidRDefault="00B45F4C" w:rsidP="00B45F4C">
            <w:pPr>
              <w:pStyle w:val="TableHeading"/>
            </w:pPr>
            <w:r w:rsidRPr="00B45F4C">
              <w:t>Address</w:t>
            </w:r>
          </w:p>
        </w:tc>
        <w:tc>
          <w:tcPr>
            <w:tcW w:w="2250" w:type="dxa"/>
            <w:shd w:val="clear" w:color="auto" w:fill="DBE5F1" w:themeFill="accent1" w:themeFillTint="33"/>
          </w:tcPr>
          <w:p w14:paraId="0402032F" w14:textId="77777777" w:rsidR="00B45F4C" w:rsidRPr="00B45F4C" w:rsidRDefault="00B45F4C" w:rsidP="00B45F4C">
            <w:pPr>
              <w:pStyle w:val="TableHeading"/>
            </w:pPr>
            <w:r w:rsidRPr="00B45F4C">
              <w:t>Mask</w:t>
            </w:r>
          </w:p>
        </w:tc>
        <w:tc>
          <w:tcPr>
            <w:tcW w:w="2426" w:type="dxa"/>
            <w:shd w:val="clear" w:color="auto" w:fill="DBE5F1" w:themeFill="accent1" w:themeFillTint="33"/>
          </w:tcPr>
          <w:p w14:paraId="5C40E2D0" w14:textId="77777777" w:rsidR="00B45F4C" w:rsidRPr="00B45F4C" w:rsidRDefault="00B45F4C" w:rsidP="00B45F4C">
            <w:pPr>
              <w:pStyle w:val="TableHeading"/>
            </w:pPr>
            <w:r w:rsidRPr="00B45F4C">
              <w:t>Gateway</w:t>
            </w:r>
          </w:p>
        </w:tc>
      </w:tr>
      <w:tr w:rsidR="00B45F4C" w14:paraId="31CB1491" w14:textId="77777777" w:rsidTr="00B26C73">
        <w:tc>
          <w:tcPr>
            <w:tcW w:w="1434" w:type="dxa"/>
            <w:tcBorders>
              <w:bottom w:val="nil"/>
            </w:tcBorders>
          </w:tcPr>
          <w:p w14:paraId="7647883A" w14:textId="77777777" w:rsidR="00B45F4C" w:rsidRDefault="00B45F4C" w:rsidP="00B26C73">
            <w:pPr>
              <w:pStyle w:val="TableText"/>
            </w:pPr>
            <w:r>
              <w:t>RTR-A</w:t>
            </w:r>
          </w:p>
        </w:tc>
        <w:tc>
          <w:tcPr>
            <w:tcW w:w="1440" w:type="dxa"/>
          </w:tcPr>
          <w:p w14:paraId="3142033F" w14:textId="77777777" w:rsidR="00B45F4C" w:rsidRDefault="00B45F4C" w:rsidP="00B26C73">
            <w:pPr>
              <w:pStyle w:val="TableText"/>
            </w:pPr>
            <w:r>
              <w:t>G0/0/0</w:t>
            </w:r>
          </w:p>
        </w:tc>
        <w:tc>
          <w:tcPr>
            <w:tcW w:w="2520" w:type="dxa"/>
          </w:tcPr>
          <w:p w14:paraId="4C834A33" w14:textId="77777777" w:rsidR="00B45F4C" w:rsidRDefault="00B45F4C" w:rsidP="00B26C73">
            <w:pPr>
              <w:pStyle w:val="TableText"/>
            </w:pPr>
            <w:r>
              <w:t>192.168.1.1</w:t>
            </w:r>
          </w:p>
        </w:tc>
        <w:tc>
          <w:tcPr>
            <w:tcW w:w="2250" w:type="dxa"/>
          </w:tcPr>
          <w:p w14:paraId="63C256D9" w14:textId="77777777" w:rsidR="00B45F4C" w:rsidRDefault="00B45F4C" w:rsidP="00B26C73">
            <w:pPr>
              <w:pStyle w:val="TableText"/>
            </w:pPr>
            <w:r>
              <w:t>255.255.255.0</w:t>
            </w:r>
          </w:p>
        </w:tc>
        <w:tc>
          <w:tcPr>
            <w:tcW w:w="2426" w:type="dxa"/>
          </w:tcPr>
          <w:p w14:paraId="318AB83F" w14:textId="77777777" w:rsidR="00B45F4C" w:rsidRDefault="00B45F4C" w:rsidP="00B26C73">
            <w:pPr>
              <w:pStyle w:val="TableText"/>
            </w:pPr>
            <w:r>
              <w:t>N/A</w:t>
            </w:r>
          </w:p>
        </w:tc>
      </w:tr>
      <w:tr w:rsidR="00B45F4C" w14:paraId="7930AF37" w14:textId="77777777" w:rsidTr="00B26C73">
        <w:tc>
          <w:tcPr>
            <w:tcW w:w="1434" w:type="dxa"/>
            <w:tcBorders>
              <w:top w:val="nil"/>
            </w:tcBorders>
          </w:tcPr>
          <w:p w14:paraId="56E0C3AF" w14:textId="79B7A573" w:rsidR="00B45F4C" w:rsidRDefault="005F1441" w:rsidP="00B26C73">
            <w:pPr>
              <w:pStyle w:val="ConfigWindow"/>
            </w:pPr>
            <w:r>
              <w:t>RTR-A</w:t>
            </w:r>
          </w:p>
        </w:tc>
        <w:tc>
          <w:tcPr>
            <w:tcW w:w="1440" w:type="dxa"/>
          </w:tcPr>
          <w:p w14:paraId="07BFF595" w14:textId="77777777" w:rsidR="00B45F4C" w:rsidRDefault="00B45F4C" w:rsidP="00B26C73">
            <w:pPr>
              <w:pStyle w:val="TableText"/>
            </w:pPr>
            <w:r>
              <w:t>G0/0/1</w:t>
            </w:r>
          </w:p>
        </w:tc>
        <w:tc>
          <w:tcPr>
            <w:tcW w:w="2520" w:type="dxa"/>
          </w:tcPr>
          <w:p w14:paraId="6A3D02E8" w14:textId="77777777" w:rsidR="00B45F4C" w:rsidRDefault="00B45F4C" w:rsidP="00B26C73">
            <w:pPr>
              <w:pStyle w:val="TableText"/>
            </w:pPr>
            <w:r>
              <w:t>192.168.2.1</w:t>
            </w:r>
          </w:p>
        </w:tc>
        <w:tc>
          <w:tcPr>
            <w:tcW w:w="2250" w:type="dxa"/>
          </w:tcPr>
          <w:p w14:paraId="41A57DCF" w14:textId="77777777" w:rsidR="00B45F4C" w:rsidRDefault="00B45F4C" w:rsidP="00B26C73">
            <w:pPr>
              <w:pStyle w:val="TableText"/>
            </w:pPr>
            <w:r>
              <w:t>255.255.255.0</w:t>
            </w:r>
          </w:p>
        </w:tc>
        <w:tc>
          <w:tcPr>
            <w:tcW w:w="2426" w:type="dxa"/>
          </w:tcPr>
          <w:p w14:paraId="04D84DE3" w14:textId="77777777" w:rsidR="00B45F4C" w:rsidRDefault="00B45F4C" w:rsidP="00B26C73">
            <w:pPr>
              <w:pStyle w:val="TableText"/>
            </w:pPr>
            <w:r>
              <w:t>N/A</w:t>
            </w:r>
          </w:p>
        </w:tc>
      </w:tr>
      <w:tr w:rsidR="00B45F4C" w14:paraId="0250B39A" w14:textId="77777777" w:rsidTr="00B45F4C">
        <w:tc>
          <w:tcPr>
            <w:tcW w:w="1434" w:type="dxa"/>
          </w:tcPr>
          <w:p w14:paraId="5BBEC232" w14:textId="77777777" w:rsidR="00B45F4C" w:rsidRDefault="00B45F4C" w:rsidP="00B26C73">
            <w:pPr>
              <w:pStyle w:val="TableText"/>
            </w:pPr>
            <w:r>
              <w:t>SW-1</w:t>
            </w:r>
          </w:p>
        </w:tc>
        <w:tc>
          <w:tcPr>
            <w:tcW w:w="1440" w:type="dxa"/>
          </w:tcPr>
          <w:p w14:paraId="402CE3B0" w14:textId="77777777" w:rsidR="00B45F4C" w:rsidRDefault="00B45F4C" w:rsidP="00B26C73">
            <w:pPr>
              <w:pStyle w:val="TableText"/>
            </w:pPr>
            <w:r>
              <w:t>SVI</w:t>
            </w:r>
          </w:p>
        </w:tc>
        <w:tc>
          <w:tcPr>
            <w:tcW w:w="2520" w:type="dxa"/>
          </w:tcPr>
          <w:p w14:paraId="1527A384" w14:textId="77777777" w:rsidR="00B45F4C" w:rsidRDefault="00B45F4C" w:rsidP="00B26C73">
            <w:pPr>
              <w:pStyle w:val="TableText"/>
            </w:pPr>
            <w:r>
              <w:t>192.168.1.254</w:t>
            </w:r>
          </w:p>
        </w:tc>
        <w:tc>
          <w:tcPr>
            <w:tcW w:w="2250" w:type="dxa"/>
          </w:tcPr>
          <w:p w14:paraId="2CB8CADB" w14:textId="77777777" w:rsidR="00B45F4C" w:rsidRDefault="00B45F4C" w:rsidP="00B26C73">
            <w:pPr>
              <w:pStyle w:val="TableText"/>
            </w:pPr>
            <w:r>
              <w:t>255.255.255.0</w:t>
            </w:r>
          </w:p>
        </w:tc>
        <w:tc>
          <w:tcPr>
            <w:tcW w:w="2426" w:type="dxa"/>
          </w:tcPr>
          <w:p w14:paraId="484B0D79" w14:textId="77777777" w:rsidR="00B45F4C" w:rsidRPr="00B45F4C" w:rsidRDefault="00B45F4C" w:rsidP="00B26C73">
            <w:pPr>
              <w:pStyle w:val="TableText"/>
              <w:rPr>
                <w:rStyle w:val="AnswerGray"/>
              </w:rPr>
            </w:pPr>
            <w:r w:rsidRPr="00B45F4C">
              <w:rPr>
                <w:rStyle w:val="AnswerGray"/>
              </w:rPr>
              <w:t>192.168.1.1</w:t>
            </w:r>
          </w:p>
        </w:tc>
      </w:tr>
      <w:tr w:rsidR="00B45F4C" w14:paraId="39CE9BF2" w14:textId="77777777" w:rsidTr="00B45F4C">
        <w:tc>
          <w:tcPr>
            <w:tcW w:w="1434" w:type="dxa"/>
          </w:tcPr>
          <w:p w14:paraId="6D06C9D9" w14:textId="77777777" w:rsidR="00B45F4C" w:rsidRDefault="00B45F4C" w:rsidP="00B26C73">
            <w:pPr>
              <w:pStyle w:val="TableText"/>
            </w:pPr>
            <w:r>
              <w:t>PC</w:t>
            </w:r>
          </w:p>
        </w:tc>
        <w:tc>
          <w:tcPr>
            <w:tcW w:w="1440" w:type="dxa"/>
          </w:tcPr>
          <w:p w14:paraId="387A7ECC" w14:textId="77777777" w:rsidR="00B45F4C" w:rsidRDefault="00B45F4C" w:rsidP="00B26C73">
            <w:pPr>
              <w:pStyle w:val="TableText"/>
            </w:pPr>
            <w:r>
              <w:t>NIC</w:t>
            </w:r>
          </w:p>
        </w:tc>
        <w:tc>
          <w:tcPr>
            <w:tcW w:w="2520" w:type="dxa"/>
          </w:tcPr>
          <w:p w14:paraId="4E5F3758" w14:textId="77777777" w:rsidR="00B45F4C" w:rsidRDefault="00B45F4C" w:rsidP="00B26C73">
            <w:pPr>
              <w:pStyle w:val="TableText"/>
            </w:pPr>
            <w:r>
              <w:t>192.168.1.2</w:t>
            </w:r>
          </w:p>
        </w:tc>
        <w:tc>
          <w:tcPr>
            <w:tcW w:w="2250" w:type="dxa"/>
          </w:tcPr>
          <w:p w14:paraId="35DAFFA3" w14:textId="77777777" w:rsidR="00B45F4C" w:rsidRDefault="00B45F4C" w:rsidP="00B26C73">
            <w:pPr>
              <w:pStyle w:val="TableText"/>
            </w:pPr>
            <w:r>
              <w:t>255.255.255.0</w:t>
            </w:r>
          </w:p>
        </w:tc>
        <w:tc>
          <w:tcPr>
            <w:tcW w:w="2426" w:type="dxa"/>
          </w:tcPr>
          <w:p w14:paraId="2D8DF3CC" w14:textId="77777777" w:rsidR="00B45F4C" w:rsidRPr="00B45F4C" w:rsidRDefault="00B45F4C" w:rsidP="00B26C73">
            <w:pPr>
              <w:pStyle w:val="TableText"/>
              <w:rPr>
                <w:rStyle w:val="AnswerGray"/>
              </w:rPr>
            </w:pPr>
            <w:r w:rsidRPr="00B45F4C">
              <w:rPr>
                <w:rStyle w:val="AnswerGray"/>
              </w:rPr>
              <w:t>192.168.1.1</w:t>
            </w:r>
          </w:p>
        </w:tc>
      </w:tr>
      <w:tr w:rsidR="00B45F4C" w14:paraId="44C4828F" w14:textId="77777777" w:rsidTr="00B45F4C">
        <w:tc>
          <w:tcPr>
            <w:tcW w:w="1434" w:type="dxa"/>
          </w:tcPr>
          <w:p w14:paraId="46416DA7" w14:textId="77777777" w:rsidR="00B45F4C" w:rsidRDefault="00B45F4C" w:rsidP="00B26C73">
            <w:pPr>
              <w:pStyle w:val="TableText"/>
            </w:pPr>
            <w:r>
              <w:t>Laptop</w:t>
            </w:r>
          </w:p>
        </w:tc>
        <w:tc>
          <w:tcPr>
            <w:tcW w:w="1440" w:type="dxa"/>
          </w:tcPr>
          <w:p w14:paraId="5718783B" w14:textId="77777777" w:rsidR="00B45F4C" w:rsidRDefault="00B45F4C" w:rsidP="00B26C73">
            <w:pPr>
              <w:pStyle w:val="TableText"/>
            </w:pPr>
            <w:r>
              <w:t>NIC</w:t>
            </w:r>
          </w:p>
        </w:tc>
        <w:tc>
          <w:tcPr>
            <w:tcW w:w="2520" w:type="dxa"/>
          </w:tcPr>
          <w:p w14:paraId="60C96418" w14:textId="77777777" w:rsidR="00B45F4C" w:rsidRDefault="00B45F4C" w:rsidP="00B26C73">
            <w:pPr>
              <w:pStyle w:val="TableText"/>
            </w:pPr>
            <w:r>
              <w:t>192.168.1.10</w:t>
            </w:r>
          </w:p>
        </w:tc>
        <w:tc>
          <w:tcPr>
            <w:tcW w:w="2250" w:type="dxa"/>
          </w:tcPr>
          <w:p w14:paraId="2911E5CE" w14:textId="77777777" w:rsidR="00B45F4C" w:rsidRDefault="00B45F4C" w:rsidP="00B26C73">
            <w:pPr>
              <w:pStyle w:val="TableText"/>
            </w:pPr>
            <w:r>
              <w:t>255.255.255.0</w:t>
            </w:r>
          </w:p>
        </w:tc>
        <w:tc>
          <w:tcPr>
            <w:tcW w:w="2426" w:type="dxa"/>
          </w:tcPr>
          <w:p w14:paraId="2EA9D7B2" w14:textId="77777777" w:rsidR="00B45F4C" w:rsidRPr="00B45F4C" w:rsidRDefault="00B45F4C" w:rsidP="00B26C73">
            <w:pPr>
              <w:pStyle w:val="TableText"/>
              <w:rPr>
                <w:rStyle w:val="AnswerGray"/>
              </w:rPr>
            </w:pPr>
            <w:r w:rsidRPr="00B45F4C">
              <w:rPr>
                <w:rStyle w:val="AnswerGray"/>
              </w:rPr>
              <w:t>192.168.1.1</w:t>
            </w:r>
          </w:p>
        </w:tc>
      </w:tr>
      <w:tr w:rsidR="00B45F4C" w14:paraId="49CA9E0D" w14:textId="77777777" w:rsidTr="00B45F4C">
        <w:tc>
          <w:tcPr>
            <w:tcW w:w="1434" w:type="dxa"/>
          </w:tcPr>
          <w:p w14:paraId="41D178F2" w14:textId="77777777" w:rsidR="00B45F4C" w:rsidRDefault="00B45F4C" w:rsidP="00B26C73">
            <w:pPr>
              <w:pStyle w:val="TableText"/>
            </w:pPr>
            <w:r>
              <w:t>Remote PC</w:t>
            </w:r>
          </w:p>
        </w:tc>
        <w:tc>
          <w:tcPr>
            <w:tcW w:w="1440" w:type="dxa"/>
          </w:tcPr>
          <w:p w14:paraId="1C19C351" w14:textId="77777777" w:rsidR="00B45F4C" w:rsidRDefault="00B45F4C" w:rsidP="00B26C73">
            <w:pPr>
              <w:pStyle w:val="TableText"/>
            </w:pPr>
            <w:r>
              <w:t>NIC</w:t>
            </w:r>
          </w:p>
        </w:tc>
        <w:tc>
          <w:tcPr>
            <w:tcW w:w="2520" w:type="dxa"/>
          </w:tcPr>
          <w:p w14:paraId="2366C761" w14:textId="77777777" w:rsidR="00B45F4C" w:rsidRDefault="00B45F4C" w:rsidP="00B26C73">
            <w:pPr>
              <w:pStyle w:val="TableText"/>
            </w:pPr>
            <w:r>
              <w:t>192.168.2.10</w:t>
            </w:r>
          </w:p>
        </w:tc>
        <w:tc>
          <w:tcPr>
            <w:tcW w:w="2250" w:type="dxa"/>
          </w:tcPr>
          <w:p w14:paraId="38FB9C9F" w14:textId="77777777" w:rsidR="00B45F4C" w:rsidRDefault="00B45F4C" w:rsidP="00B26C73">
            <w:pPr>
              <w:pStyle w:val="TableText"/>
            </w:pPr>
            <w:r>
              <w:t>255.255.255.0</w:t>
            </w:r>
          </w:p>
        </w:tc>
        <w:tc>
          <w:tcPr>
            <w:tcW w:w="2426" w:type="dxa"/>
          </w:tcPr>
          <w:p w14:paraId="27B44512" w14:textId="77777777" w:rsidR="00B45F4C" w:rsidRPr="00B45F4C" w:rsidRDefault="00B45F4C" w:rsidP="00B26C73">
            <w:pPr>
              <w:pStyle w:val="TableText"/>
              <w:rPr>
                <w:rStyle w:val="AnswerGray"/>
              </w:rPr>
            </w:pPr>
            <w:r w:rsidRPr="00B45F4C">
              <w:rPr>
                <w:rStyle w:val="AnswerGray"/>
              </w:rPr>
              <w:t>192.168.2.1</w:t>
            </w:r>
          </w:p>
        </w:tc>
      </w:tr>
    </w:tbl>
    <w:p w14:paraId="0CF3740E" w14:textId="77777777" w:rsidR="002003FA" w:rsidRDefault="002003FA" w:rsidP="00AC124A">
      <w:pPr>
        <w:pStyle w:val="Heading1"/>
      </w:pPr>
      <w:r>
        <w:t>Requirements</w:t>
      </w:r>
    </w:p>
    <w:p w14:paraId="72B7E877" w14:textId="77777777" w:rsidR="000E40C7" w:rsidRDefault="002F0B74" w:rsidP="002003FA">
      <w:pPr>
        <w:pStyle w:val="BodyTextL25"/>
      </w:pPr>
      <w:r w:rsidRPr="00B45F4C">
        <w:rPr>
          <w:b/>
        </w:rPr>
        <w:t>Note</w:t>
      </w:r>
      <w:r w:rsidR="000E40C7" w:rsidRPr="00B26C73">
        <w:t>:</w:t>
      </w:r>
      <w:r w:rsidR="000E40C7">
        <w:t xml:space="preserve"> </w:t>
      </w:r>
      <w:r w:rsidR="0054677C">
        <w:t>To</w:t>
      </w:r>
      <w:r w:rsidR="000E40C7">
        <w:t xml:space="preserve"> keep this activity brief and easy to manage, some security configuration settings have not been made. In other cases, </w:t>
      </w:r>
      <w:r w:rsidR="00B45F4C">
        <w:t>security best practices</w:t>
      </w:r>
      <w:r w:rsidR="003C7340">
        <w:t xml:space="preserve"> have not been followed.</w:t>
      </w:r>
    </w:p>
    <w:p w14:paraId="7A9611E4" w14:textId="51142C46" w:rsidR="002003FA" w:rsidRPr="002003FA" w:rsidRDefault="002003FA" w:rsidP="002003FA">
      <w:pPr>
        <w:pStyle w:val="BodyTextL25"/>
      </w:pPr>
      <w:r>
        <w:t xml:space="preserve">In this activity you will </w:t>
      </w:r>
      <w:r w:rsidR="00575F55">
        <w:t>configure a router and a switch based on a list of requirements</w:t>
      </w:r>
      <w:r>
        <w:t>.</w:t>
      </w:r>
    </w:p>
    <w:p w14:paraId="6A395841" w14:textId="77777777" w:rsidR="00B45F4C" w:rsidRDefault="00940634" w:rsidP="00AC124A">
      <w:pPr>
        <w:pStyle w:val="Heading1"/>
      </w:pPr>
      <w:r>
        <w:t>Instructions</w:t>
      </w:r>
    </w:p>
    <w:p w14:paraId="34FB9C57" w14:textId="77777777" w:rsidR="00EB044C" w:rsidRDefault="00EB044C" w:rsidP="00EB044C">
      <w:pPr>
        <w:pStyle w:val="Heading3"/>
      </w:pPr>
      <w:r>
        <w:t>Document the Network</w:t>
      </w:r>
    </w:p>
    <w:p w14:paraId="33A99092" w14:textId="77777777" w:rsidR="000E40C7" w:rsidRDefault="00B45F4C" w:rsidP="002003FA">
      <w:pPr>
        <w:pStyle w:val="BodyTextL25"/>
      </w:pPr>
      <w:r>
        <w:t>Complete the addressing table with the missing information.</w:t>
      </w:r>
    </w:p>
    <w:p w14:paraId="0B1BF826" w14:textId="77777777" w:rsidR="002003FA" w:rsidRDefault="002003FA" w:rsidP="0003188B">
      <w:pPr>
        <w:pStyle w:val="Heading3"/>
        <w:spacing w:before="120"/>
      </w:pPr>
      <w:r>
        <w:t>Router</w:t>
      </w:r>
      <w:r w:rsidR="00D74C06">
        <w:t xml:space="preserve"> </w:t>
      </w:r>
      <w:r w:rsidR="000E40C7">
        <w:t>configuration requirements</w:t>
      </w:r>
      <w:r w:rsidR="002F0B74">
        <w:t>:</w:t>
      </w:r>
    </w:p>
    <w:p w14:paraId="4B0B8BBE" w14:textId="77777777" w:rsidR="002003FA" w:rsidRDefault="002003FA" w:rsidP="008D57CA">
      <w:pPr>
        <w:pStyle w:val="Bulletlevel1"/>
      </w:pPr>
      <w:r>
        <w:t>Prevent IOS from attempting to resolve mistyped commands to domain names.</w:t>
      </w:r>
    </w:p>
    <w:p w14:paraId="14FCCBDF" w14:textId="77777777" w:rsidR="002003FA" w:rsidRDefault="002003FA" w:rsidP="002003FA">
      <w:pPr>
        <w:pStyle w:val="Bulletlevel1"/>
      </w:pPr>
      <w:r>
        <w:t>Hostnames that match the values in the addressing table.</w:t>
      </w:r>
    </w:p>
    <w:p w14:paraId="4125E74E" w14:textId="7262F7E6" w:rsidR="002F0B74" w:rsidRDefault="000E40C7" w:rsidP="002F0B74">
      <w:pPr>
        <w:pStyle w:val="Bulletlevel1"/>
      </w:pPr>
      <w:r>
        <w:t xml:space="preserve">Require </w:t>
      </w:r>
      <w:r w:rsidR="0095529C">
        <w:t xml:space="preserve">that </w:t>
      </w:r>
      <w:r>
        <w:t>n</w:t>
      </w:r>
      <w:r w:rsidR="002F0B74">
        <w:t>ewly created passwords be at least 10 characters in length.</w:t>
      </w:r>
    </w:p>
    <w:p w14:paraId="66276523" w14:textId="77777777" w:rsidR="002003FA" w:rsidRDefault="008A2DCA" w:rsidP="002003FA">
      <w:pPr>
        <w:pStyle w:val="Bulletlevel1"/>
      </w:pPr>
      <w:r>
        <w:t>A</w:t>
      </w:r>
      <w:r w:rsidR="002003FA">
        <w:t xml:space="preserve"> strong ten-character password for the console line. </w:t>
      </w:r>
      <w:r w:rsidR="000E40C7">
        <w:t xml:space="preserve">Use </w:t>
      </w:r>
      <w:r w:rsidR="000E40C7" w:rsidRPr="000E40C7">
        <w:rPr>
          <w:b/>
        </w:rPr>
        <w:t>@Cons1234!</w:t>
      </w:r>
    </w:p>
    <w:p w14:paraId="105FECB3" w14:textId="77777777" w:rsidR="0036454D" w:rsidRDefault="00FB748B" w:rsidP="002003FA">
      <w:pPr>
        <w:pStyle w:val="Bulletlevel1"/>
      </w:pPr>
      <w:r>
        <w:t>Ensure that console and VTY sessions close after 7 minutes exactly.</w:t>
      </w:r>
    </w:p>
    <w:p w14:paraId="4B08419B" w14:textId="283447D3" w:rsidR="002003FA" w:rsidRDefault="008A2DCA" w:rsidP="002003FA">
      <w:pPr>
        <w:pStyle w:val="Bulletlevel1"/>
      </w:pPr>
      <w:r>
        <w:t>A</w:t>
      </w:r>
      <w:r w:rsidR="002003FA">
        <w:t xml:space="preserve"> strong</w:t>
      </w:r>
      <w:r w:rsidR="00C44DE6">
        <w:t>,</w:t>
      </w:r>
      <w:r w:rsidR="002003FA">
        <w:t xml:space="preserve"> encrypted ten-character password for the </w:t>
      </w:r>
      <w:r>
        <w:t>privileged</w:t>
      </w:r>
      <w:r w:rsidR="002003FA">
        <w:t xml:space="preserve"> EXEC mode.</w:t>
      </w:r>
      <w:r w:rsidR="00D5533F">
        <w:t xml:space="preserve"> </w:t>
      </w:r>
      <w:r w:rsidR="008F0ADF">
        <w:t>For this activity, i</w:t>
      </w:r>
      <w:r w:rsidR="0057607B">
        <w:t xml:space="preserve">t is permissible to use the </w:t>
      </w:r>
      <w:r w:rsidR="008F0ADF">
        <w:t>same password as the console line</w:t>
      </w:r>
      <w:r w:rsidR="00D5533F">
        <w:t>.</w:t>
      </w:r>
    </w:p>
    <w:p w14:paraId="16C9A217" w14:textId="77777777" w:rsidR="002003FA" w:rsidRDefault="008A2DCA" w:rsidP="002003FA">
      <w:pPr>
        <w:pStyle w:val="Bulletlevel1"/>
      </w:pPr>
      <w:r>
        <w:t>A</w:t>
      </w:r>
      <w:r w:rsidR="002003FA">
        <w:t xml:space="preserve"> MOTD banner that warns about unauthorized access to the devices.</w:t>
      </w:r>
    </w:p>
    <w:p w14:paraId="505C0A78" w14:textId="77777777" w:rsidR="002003FA" w:rsidRDefault="008A2DCA" w:rsidP="002003FA">
      <w:pPr>
        <w:pStyle w:val="Bulletlevel1"/>
      </w:pPr>
      <w:r>
        <w:t>P</w:t>
      </w:r>
      <w:r w:rsidR="002003FA">
        <w:t>assword encryption</w:t>
      </w:r>
      <w:r>
        <w:t xml:space="preserve"> for all passwords.</w:t>
      </w:r>
    </w:p>
    <w:p w14:paraId="760A8DAF" w14:textId="77777777" w:rsidR="008F0ADF" w:rsidRDefault="000E40C7" w:rsidP="00C87D87">
      <w:pPr>
        <w:pStyle w:val="Bulletlevel1"/>
      </w:pPr>
      <w:r>
        <w:t>A</w:t>
      </w:r>
      <w:r w:rsidR="008F0ADF">
        <w:t xml:space="preserve"> user name of </w:t>
      </w:r>
      <w:proofErr w:type="spellStart"/>
      <w:r w:rsidR="008F0ADF" w:rsidRPr="000E40C7">
        <w:rPr>
          <w:b/>
        </w:rPr>
        <w:t>NETadmin</w:t>
      </w:r>
      <w:proofErr w:type="spellEnd"/>
      <w:r w:rsidR="008F0ADF">
        <w:t xml:space="preserve"> with </w:t>
      </w:r>
      <w:r w:rsidR="00D2218F">
        <w:t xml:space="preserve">encrypted </w:t>
      </w:r>
      <w:r>
        <w:t xml:space="preserve">password </w:t>
      </w:r>
      <w:r w:rsidRPr="000E40C7">
        <w:rPr>
          <w:b/>
        </w:rPr>
        <w:t>LogAdmin!</w:t>
      </w:r>
      <w:r>
        <w:rPr>
          <w:b/>
        </w:rPr>
        <w:t>9</w:t>
      </w:r>
      <w:r w:rsidR="008F0ADF">
        <w:t>.</w:t>
      </w:r>
    </w:p>
    <w:p w14:paraId="0DEA6897" w14:textId="77777777" w:rsidR="00D5533F" w:rsidRDefault="00C87D87" w:rsidP="00C87D87">
      <w:pPr>
        <w:pStyle w:val="Bulletlevel1"/>
      </w:pPr>
      <w:r>
        <w:t xml:space="preserve">Enable SSH. </w:t>
      </w:r>
    </w:p>
    <w:p w14:paraId="74BB1FA0" w14:textId="77777777" w:rsidR="00C87D87" w:rsidRDefault="00C87D87" w:rsidP="00C87D87">
      <w:pPr>
        <w:pStyle w:val="Bulletlevel1"/>
        <w:numPr>
          <w:ilvl w:val="1"/>
          <w:numId w:val="1"/>
        </w:numPr>
      </w:pPr>
      <w:r>
        <w:t xml:space="preserve">Use </w:t>
      </w:r>
      <w:r w:rsidRPr="00C87D87">
        <w:rPr>
          <w:b/>
        </w:rPr>
        <w:t>security.com</w:t>
      </w:r>
      <w:r>
        <w:t xml:space="preserve"> as the domain name.</w:t>
      </w:r>
    </w:p>
    <w:p w14:paraId="49B934DC" w14:textId="77777777" w:rsidR="00C87D87" w:rsidRDefault="00C87D87" w:rsidP="00C87D87">
      <w:pPr>
        <w:pStyle w:val="Bulletlevel1"/>
        <w:numPr>
          <w:ilvl w:val="1"/>
          <w:numId w:val="1"/>
        </w:numPr>
      </w:pPr>
      <w:r>
        <w:t xml:space="preserve">Use a modulus of </w:t>
      </w:r>
      <w:r w:rsidRPr="000E40C7">
        <w:rPr>
          <w:b/>
        </w:rPr>
        <w:t>1024</w:t>
      </w:r>
      <w:r>
        <w:t>.</w:t>
      </w:r>
    </w:p>
    <w:p w14:paraId="612DBFF3" w14:textId="77777777" w:rsidR="008F0ADF" w:rsidRDefault="008F0ADF" w:rsidP="008F0ADF">
      <w:pPr>
        <w:pStyle w:val="Bulletlevel1"/>
      </w:pPr>
      <w:r>
        <w:t>The VTY lines should use SSH for incoming connections.</w:t>
      </w:r>
    </w:p>
    <w:p w14:paraId="3329B9ED" w14:textId="77777777" w:rsidR="008F0ADF" w:rsidRDefault="008F0ADF" w:rsidP="008F0ADF">
      <w:pPr>
        <w:pStyle w:val="Bulletlevel1"/>
      </w:pPr>
      <w:r>
        <w:t xml:space="preserve">The VTY lines should use the </w:t>
      </w:r>
      <w:r w:rsidR="002F0B74">
        <w:t xml:space="preserve">username and password that were </w:t>
      </w:r>
      <w:r>
        <w:t>configure</w:t>
      </w:r>
      <w:r w:rsidR="002F0B74">
        <w:t>d</w:t>
      </w:r>
      <w:r>
        <w:t xml:space="preserve"> to authenticate logins.</w:t>
      </w:r>
    </w:p>
    <w:p w14:paraId="62CE7B1C" w14:textId="77777777" w:rsidR="00F77F8B" w:rsidRDefault="00D42524" w:rsidP="008F0ADF">
      <w:pPr>
        <w:pStyle w:val="Bulletlevel1"/>
      </w:pPr>
      <w:r>
        <w:lastRenderedPageBreak/>
        <w:t>I</w:t>
      </w:r>
      <w:r w:rsidRPr="00D42524">
        <w:t>mpede brute force login attempts</w:t>
      </w:r>
      <w:r>
        <w:t xml:space="preserve"> by using a command that</w:t>
      </w:r>
      <w:r w:rsidRPr="00D42524">
        <w:t xml:space="preserve"> blocks login attempts for </w:t>
      </w:r>
      <w:r w:rsidR="00FB748B">
        <w:t>45</w:t>
      </w:r>
      <w:r w:rsidRPr="00D42524">
        <w:t xml:space="preserve"> seconds if someone fails </w:t>
      </w:r>
      <w:r w:rsidR="00FB748B">
        <w:t xml:space="preserve">three </w:t>
      </w:r>
      <w:r w:rsidRPr="00D42524">
        <w:t>attempts within 1</w:t>
      </w:r>
      <w:r w:rsidR="00FB748B">
        <w:t>00</w:t>
      </w:r>
      <w:r w:rsidRPr="00D42524">
        <w:t xml:space="preserve"> seconds.</w:t>
      </w:r>
    </w:p>
    <w:p w14:paraId="2655BBFD" w14:textId="77777777" w:rsidR="00D5533F" w:rsidRDefault="00D5533F" w:rsidP="0084606F">
      <w:pPr>
        <w:pStyle w:val="Heading3"/>
      </w:pPr>
      <w:r>
        <w:t>Switch</w:t>
      </w:r>
      <w:r w:rsidR="000E40C7">
        <w:t xml:space="preserve"> configuration requirements:</w:t>
      </w:r>
    </w:p>
    <w:p w14:paraId="42199215" w14:textId="77777777" w:rsidR="00D5533F" w:rsidRDefault="000E40C7" w:rsidP="00111D6A">
      <w:pPr>
        <w:pStyle w:val="Bulletlevel1"/>
      </w:pPr>
      <w:r w:rsidRPr="00170168">
        <w:rPr>
          <w:u w:val="single"/>
        </w:rPr>
        <w:t>A</w:t>
      </w:r>
      <w:r w:rsidR="00111D6A" w:rsidRPr="00170168">
        <w:rPr>
          <w:u w:val="single"/>
        </w:rPr>
        <w:t>ll</w:t>
      </w:r>
      <w:r w:rsidR="00111D6A">
        <w:t xml:space="preserve"> unused switch ports </w:t>
      </w:r>
      <w:r>
        <w:t>are</w:t>
      </w:r>
      <w:r w:rsidR="00111D6A">
        <w:t xml:space="preserve"> administratively down.</w:t>
      </w:r>
    </w:p>
    <w:p w14:paraId="6A05F9CE" w14:textId="4D8766E5" w:rsidR="00DC31FE" w:rsidRDefault="000E40C7" w:rsidP="00111D6A">
      <w:pPr>
        <w:pStyle w:val="Bulletlevel1"/>
      </w:pPr>
      <w:r>
        <w:t>T</w:t>
      </w:r>
      <w:r w:rsidR="0078694A">
        <w:t xml:space="preserve">he SW-1 </w:t>
      </w:r>
      <w:r>
        <w:t xml:space="preserve">default </w:t>
      </w:r>
      <w:r w:rsidR="0078694A">
        <w:t xml:space="preserve">management interface </w:t>
      </w:r>
      <w:r>
        <w:t>should</w:t>
      </w:r>
      <w:r w:rsidR="0078694A">
        <w:t xml:space="preserve"> accept connections over the network. Use the information shown in the addressing table. The switch should be reachable from remote networks.</w:t>
      </w:r>
    </w:p>
    <w:p w14:paraId="4E7CA98C" w14:textId="46C4643F" w:rsidR="006B7E15" w:rsidRDefault="006B7E15" w:rsidP="006B7E15">
      <w:pPr>
        <w:pStyle w:val="Bulletlevel1"/>
      </w:pPr>
      <w:r>
        <w:t xml:space="preserve">Use </w:t>
      </w:r>
      <w:r w:rsidRPr="000E40C7">
        <w:rPr>
          <w:b/>
        </w:rPr>
        <w:t>@Cons1234!</w:t>
      </w:r>
      <w:r>
        <w:t xml:space="preserve"> as the password for the privileged EXEC mode.</w:t>
      </w:r>
    </w:p>
    <w:p w14:paraId="024D4D4C" w14:textId="7DA062AE" w:rsidR="00ED5549" w:rsidRDefault="00920C61" w:rsidP="00111D6A">
      <w:pPr>
        <w:pStyle w:val="Bulletlevel1"/>
      </w:pPr>
      <w:r>
        <w:t xml:space="preserve">Configure </w:t>
      </w:r>
      <w:r w:rsidR="0078694A">
        <w:t>SSH</w:t>
      </w:r>
      <w:r w:rsidR="00FF5875">
        <w:t xml:space="preserve"> as was done </w:t>
      </w:r>
      <w:r>
        <w:t>for the router</w:t>
      </w:r>
      <w:r w:rsidR="00FF5875">
        <w:t>.</w:t>
      </w:r>
    </w:p>
    <w:p w14:paraId="6A9B20F1" w14:textId="6E845D15" w:rsidR="000E40C7" w:rsidRDefault="00920C61" w:rsidP="000E40C7">
      <w:pPr>
        <w:pStyle w:val="Bulletlevel1"/>
      </w:pPr>
      <w:r>
        <w:t>Create a</w:t>
      </w:r>
      <w:r w:rsidR="000E40C7">
        <w:t xml:space="preserve"> user name of </w:t>
      </w:r>
      <w:proofErr w:type="spellStart"/>
      <w:r w:rsidR="000E40C7" w:rsidRPr="000E40C7">
        <w:rPr>
          <w:b/>
        </w:rPr>
        <w:t>NETadmin</w:t>
      </w:r>
      <w:proofErr w:type="spellEnd"/>
      <w:r w:rsidR="000E40C7">
        <w:t xml:space="preserve"> with </w:t>
      </w:r>
      <w:r w:rsidR="00D2218F">
        <w:t xml:space="preserve">encrypted </w:t>
      </w:r>
      <w:r w:rsidR="00180621">
        <w:t xml:space="preserve">secret </w:t>
      </w:r>
      <w:r w:rsidR="000E40C7">
        <w:t xml:space="preserve">password </w:t>
      </w:r>
      <w:r w:rsidR="000E40C7" w:rsidRPr="000E40C7">
        <w:rPr>
          <w:b/>
        </w:rPr>
        <w:t>LogAdmin!</w:t>
      </w:r>
      <w:r w:rsidR="000E40C7">
        <w:rPr>
          <w:b/>
        </w:rPr>
        <w:t>9</w:t>
      </w:r>
    </w:p>
    <w:p w14:paraId="5C4BB091" w14:textId="4783D190" w:rsidR="000E40C7" w:rsidRDefault="000E40C7" w:rsidP="00111D6A">
      <w:pPr>
        <w:pStyle w:val="Bulletlevel1"/>
      </w:pPr>
      <w:r>
        <w:t>T</w:t>
      </w:r>
      <w:r w:rsidR="0078694A">
        <w:t xml:space="preserve">he VTY lines </w:t>
      </w:r>
      <w:r>
        <w:t>should</w:t>
      </w:r>
      <w:r w:rsidR="0078694A">
        <w:t xml:space="preserve"> only accept connections over SSH</w:t>
      </w:r>
      <w:r w:rsidR="006B7E15">
        <w:t>.</w:t>
      </w:r>
    </w:p>
    <w:p w14:paraId="5EC1948C" w14:textId="77777777" w:rsidR="0078694A" w:rsidRDefault="000E40C7" w:rsidP="00111D6A">
      <w:pPr>
        <w:pStyle w:val="Bulletlevel1"/>
      </w:pPr>
      <w:r>
        <w:t xml:space="preserve">The VTY lines should </w:t>
      </w:r>
      <w:r w:rsidR="0078694A">
        <w:t xml:space="preserve">only allow the network administrator account </w:t>
      </w:r>
      <w:r w:rsidR="00D42524">
        <w:t xml:space="preserve">to </w:t>
      </w:r>
      <w:r w:rsidR="0078694A">
        <w:t>access the switch management interface.</w:t>
      </w:r>
    </w:p>
    <w:p w14:paraId="436CB1F3" w14:textId="0EA5DDB2" w:rsidR="0084606F" w:rsidRDefault="0084606F" w:rsidP="00111D6A">
      <w:pPr>
        <w:pStyle w:val="Bulletlevel1"/>
      </w:pPr>
      <w:r>
        <w:t>Hosts on both LANs should be able to ping the switch management interface.</w:t>
      </w:r>
    </w:p>
    <w:p w14:paraId="0C36B894" w14:textId="6C1523C6" w:rsidR="00B67963" w:rsidRDefault="00B67963" w:rsidP="00B26C73">
      <w:pPr>
        <w:pStyle w:val="ConfigWindow"/>
      </w:pPr>
      <w:r>
        <w:t>End of document</w:t>
      </w:r>
    </w:p>
    <w:p w14:paraId="0A12FD93" w14:textId="3EE97DC6" w:rsidR="00645AE3" w:rsidRPr="00B26C73" w:rsidRDefault="00645AE3" w:rsidP="00AC124A">
      <w:pPr>
        <w:pStyle w:val="Heading1"/>
        <w:rPr>
          <w:rStyle w:val="LabSectionGray"/>
        </w:rPr>
      </w:pPr>
      <w:r w:rsidRPr="00B26C73">
        <w:rPr>
          <w:rStyle w:val="LabSectionGray"/>
        </w:rPr>
        <w:t xml:space="preserve">Answer </w:t>
      </w:r>
      <w:r w:rsidR="006B7E15">
        <w:rPr>
          <w:rStyle w:val="LabSectionGray"/>
        </w:rPr>
        <w:t>S</w:t>
      </w:r>
      <w:r w:rsidRPr="00B26C73">
        <w:rPr>
          <w:rStyle w:val="LabSectionGray"/>
        </w:rPr>
        <w:t>cripts</w:t>
      </w:r>
    </w:p>
    <w:p w14:paraId="1596A36E" w14:textId="77777777" w:rsidR="00651222" w:rsidRPr="00B26C73" w:rsidRDefault="00651222" w:rsidP="00AC124A">
      <w:pPr>
        <w:pStyle w:val="Heading1"/>
        <w:rPr>
          <w:rStyle w:val="LabSectionGray"/>
        </w:rPr>
      </w:pPr>
      <w:r w:rsidRPr="00B26C73">
        <w:rPr>
          <w:rStyle w:val="LabSectionGray"/>
        </w:rPr>
        <w:t>RTR-A</w:t>
      </w:r>
    </w:p>
    <w:p w14:paraId="1450DA31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enable</w:t>
      </w:r>
    </w:p>
    <w:p w14:paraId="391A942D" w14:textId="0A85E6AD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conf t</w:t>
      </w:r>
    </w:p>
    <w:p w14:paraId="4BB356F1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service password-encryption</w:t>
      </w:r>
    </w:p>
    <w:p w14:paraId="41466A37" w14:textId="5F80F07B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security passwords min-length 10</w:t>
      </w:r>
    </w:p>
    <w:p w14:paraId="65DEFE0E" w14:textId="68BD5F6D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hostname RTR-A</w:t>
      </w:r>
    </w:p>
    <w:p w14:paraId="48817E1F" w14:textId="0E27BF33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login block-for 45 attempts 3 within 100</w:t>
      </w:r>
    </w:p>
    <w:p w14:paraId="12E968C4" w14:textId="7EF3EDF5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enable secret </w:t>
      </w:r>
      <w:r w:rsidR="009513DA">
        <w:rPr>
          <w:rStyle w:val="DevConfigGray"/>
        </w:rPr>
        <w:t>@Cons1234!</w:t>
      </w:r>
    </w:p>
    <w:p w14:paraId="7E2B5417" w14:textId="1C3944B5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username </w:t>
      </w:r>
      <w:proofErr w:type="spellStart"/>
      <w:r w:rsidRPr="00B26C73">
        <w:rPr>
          <w:rStyle w:val="DevConfigGray"/>
        </w:rPr>
        <w:t>NETadmin</w:t>
      </w:r>
      <w:proofErr w:type="spellEnd"/>
      <w:r w:rsidRPr="00B26C73">
        <w:rPr>
          <w:rStyle w:val="DevConfigGray"/>
        </w:rPr>
        <w:t xml:space="preserve"> </w:t>
      </w:r>
      <w:r w:rsidR="00180621">
        <w:rPr>
          <w:rStyle w:val="DevConfigGray"/>
        </w:rPr>
        <w:t>secret</w:t>
      </w:r>
      <w:r w:rsidR="00180621" w:rsidRPr="00B26C73">
        <w:rPr>
          <w:rStyle w:val="DevConfigGray"/>
        </w:rPr>
        <w:t xml:space="preserve"> </w:t>
      </w:r>
      <w:r w:rsidR="009513DA">
        <w:rPr>
          <w:rStyle w:val="DevConfigGray"/>
        </w:rPr>
        <w:t>LogAdmin!9</w:t>
      </w:r>
    </w:p>
    <w:p w14:paraId="5F45FA14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no </w:t>
      </w:r>
      <w:proofErr w:type="spellStart"/>
      <w:r w:rsidRPr="00B26C73">
        <w:rPr>
          <w:rStyle w:val="DevConfigGray"/>
        </w:rPr>
        <w:t>ip</w:t>
      </w:r>
      <w:proofErr w:type="spellEnd"/>
      <w:r w:rsidRPr="00B26C73">
        <w:rPr>
          <w:rStyle w:val="DevConfigGray"/>
        </w:rPr>
        <w:t xml:space="preserve"> domain-lookup</w:t>
      </w:r>
    </w:p>
    <w:p w14:paraId="496EE6C1" w14:textId="10EF42DA" w:rsidR="00651222" w:rsidRPr="00B26C73" w:rsidRDefault="00651222" w:rsidP="00B26C73">
      <w:pPr>
        <w:pStyle w:val="DevConfigs"/>
        <w:rPr>
          <w:rStyle w:val="DevConfigGray"/>
        </w:rPr>
      </w:pPr>
      <w:proofErr w:type="spellStart"/>
      <w:r w:rsidRPr="00B26C73">
        <w:rPr>
          <w:rStyle w:val="DevConfigGray"/>
        </w:rPr>
        <w:t>ip</w:t>
      </w:r>
      <w:proofErr w:type="spellEnd"/>
      <w:r w:rsidRPr="00B26C73">
        <w:rPr>
          <w:rStyle w:val="DevConfigGray"/>
        </w:rPr>
        <w:t xml:space="preserve"> domain-name security.com</w:t>
      </w:r>
    </w:p>
    <w:p w14:paraId="3E9751B4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banner </w:t>
      </w:r>
      <w:proofErr w:type="spellStart"/>
      <w:r w:rsidRPr="00B26C73">
        <w:rPr>
          <w:rStyle w:val="DevConfigGray"/>
        </w:rPr>
        <w:t>motd</w:t>
      </w:r>
      <w:proofErr w:type="spellEnd"/>
      <w:r w:rsidRPr="00B26C73">
        <w:rPr>
          <w:rStyle w:val="DevConfigGray"/>
        </w:rPr>
        <w:t xml:space="preserve"> ^C</w:t>
      </w:r>
    </w:p>
    <w:p w14:paraId="2E6C32BC" w14:textId="7C7CBB9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Unauthorized access prohibited. ^C</w:t>
      </w:r>
    </w:p>
    <w:p w14:paraId="07E31949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line con 0</w:t>
      </w:r>
    </w:p>
    <w:p w14:paraId="2E4DC7D5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exec-timeout 7 0</w:t>
      </w:r>
    </w:p>
    <w:p w14:paraId="78F806B3" w14:textId="7DC9F00A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password </w:t>
      </w:r>
      <w:r w:rsidR="009513DA">
        <w:rPr>
          <w:rStyle w:val="DevConfigGray"/>
        </w:rPr>
        <w:t>@Cons1234!</w:t>
      </w:r>
    </w:p>
    <w:p w14:paraId="716C18CD" w14:textId="5C586F33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login</w:t>
      </w:r>
    </w:p>
    <w:p w14:paraId="38DBA698" w14:textId="3E4143F3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line aux 0</w:t>
      </w:r>
    </w:p>
    <w:p w14:paraId="5D92F7AC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line </w:t>
      </w:r>
      <w:proofErr w:type="spellStart"/>
      <w:r w:rsidRPr="00B26C73">
        <w:rPr>
          <w:rStyle w:val="DevConfigGray"/>
        </w:rPr>
        <w:t>vty</w:t>
      </w:r>
      <w:proofErr w:type="spellEnd"/>
      <w:r w:rsidRPr="00B26C73">
        <w:rPr>
          <w:rStyle w:val="DevConfigGray"/>
        </w:rPr>
        <w:t xml:space="preserve"> 0 4</w:t>
      </w:r>
    </w:p>
    <w:p w14:paraId="6A34753F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exec-timeout 7 0</w:t>
      </w:r>
    </w:p>
    <w:p w14:paraId="7982E413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login local</w:t>
      </w:r>
    </w:p>
    <w:p w14:paraId="2D74A636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transport input ssh</w:t>
      </w:r>
    </w:p>
    <w:p w14:paraId="6F194273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line </w:t>
      </w:r>
      <w:proofErr w:type="spellStart"/>
      <w:r w:rsidRPr="00B26C73">
        <w:rPr>
          <w:rStyle w:val="DevConfigGray"/>
        </w:rPr>
        <w:t>vty</w:t>
      </w:r>
      <w:proofErr w:type="spellEnd"/>
      <w:r w:rsidRPr="00B26C73">
        <w:rPr>
          <w:rStyle w:val="DevConfigGray"/>
        </w:rPr>
        <w:t xml:space="preserve"> 5 15</w:t>
      </w:r>
    </w:p>
    <w:p w14:paraId="08A028BE" w14:textId="7836C0C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no login</w:t>
      </w:r>
    </w:p>
    <w:p w14:paraId="0347AAC3" w14:textId="77777777" w:rsidR="00651222" w:rsidRPr="00B26C73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crypto </w:t>
      </w:r>
      <w:proofErr w:type="gramStart"/>
      <w:r w:rsidRPr="00B26C73">
        <w:rPr>
          <w:rStyle w:val="DevConfigGray"/>
        </w:rPr>
        <w:t>key</w:t>
      </w:r>
      <w:proofErr w:type="gramEnd"/>
      <w:r w:rsidRPr="00B26C73">
        <w:rPr>
          <w:rStyle w:val="DevConfigGray"/>
        </w:rPr>
        <w:t xml:space="preserve"> generate </w:t>
      </w:r>
      <w:proofErr w:type="spellStart"/>
      <w:r w:rsidRPr="00B26C73">
        <w:rPr>
          <w:rStyle w:val="DevConfigGray"/>
        </w:rPr>
        <w:t>rsa</w:t>
      </w:r>
      <w:proofErr w:type="spellEnd"/>
    </w:p>
    <w:p w14:paraId="6F6EB4FB" w14:textId="360F1B16" w:rsidR="00651222" w:rsidRDefault="00651222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1024</w:t>
      </w:r>
    </w:p>
    <w:p w14:paraId="3CD3BEF2" w14:textId="62EA461B" w:rsidR="005F1441" w:rsidRPr="00B26C73" w:rsidRDefault="005F1441" w:rsidP="00B26C73">
      <w:pPr>
        <w:pStyle w:val="DevConfigs"/>
        <w:rPr>
          <w:rStyle w:val="DevConfigGray"/>
        </w:rPr>
      </w:pPr>
      <w:r>
        <w:rPr>
          <w:rStyle w:val="DevConfigGray"/>
        </w:rPr>
        <w:t>end</w:t>
      </w:r>
    </w:p>
    <w:p w14:paraId="04571EBF" w14:textId="77777777" w:rsidR="00651222" w:rsidRPr="00B26C73" w:rsidRDefault="00651222" w:rsidP="00AC124A">
      <w:pPr>
        <w:pStyle w:val="Heading1"/>
        <w:rPr>
          <w:rStyle w:val="LabSectionGray"/>
        </w:rPr>
      </w:pPr>
      <w:r w:rsidRPr="00B26C73">
        <w:rPr>
          <w:rStyle w:val="LabSectionGray"/>
        </w:rPr>
        <w:lastRenderedPageBreak/>
        <w:t>SW-1</w:t>
      </w:r>
    </w:p>
    <w:p w14:paraId="38CF121A" w14:textId="77777777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enable</w:t>
      </w:r>
    </w:p>
    <w:p w14:paraId="5471F22F" w14:textId="5DE04C4B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conf t</w:t>
      </w:r>
    </w:p>
    <w:p w14:paraId="6114F0A9" w14:textId="12B36ADF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hostname SW-1</w:t>
      </w:r>
    </w:p>
    <w:p w14:paraId="22794F95" w14:textId="4FC55CD8" w:rsidR="00920C61" w:rsidRDefault="00920C61" w:rsidP="00B26C73">
      <w:pPr>
        <w:pStyle w:val="DevConfigs"/>
        <w:rPr>
          <w:rStyle w:val="DevConfigGray"/>
        </w:rPr>
      </w:pPr>
      <w:proofErr w:type="spellStart"/>
      <w:r w:rsidRPr="00B26C73">
        <w:rPr>
          <w:rStyle w:val="DevConfigGray"/>
        </w:rPr>
        <w:t>ip</w:t>
      </w:r>
      <w:proofErr w:type="spellEnd"/>
      <w:r w:rsidRPr="00B26C73">
        <w:rPr>
          <w:rStyle w:val="DevConfigGray"/>
        </w:rPr>
        <w:t xml:space="preserve"> domain-name security.com</w:t>
      </w:r>
    </w:p>
    <w:p w14:paraId="5A4BF5FB" w14:textId="77777777" w:rsidR="006B7E15" w:rsidRPr="00B26C73" w:rsidRDefault="006B7E15" w:rsidP="006B7E15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enable secret </w:t>
      </w:r>
      <w:r>
        <w:rPr>
          <w:rStyle w:val="DevConfigGray"/>
        </w:rPr>
        <w:t>@Cons1234!</w:t>
      </w:r>
    </w:p>
    <w:p w14:paraId="3B73DE3D" w14:textId="4742A77F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username </w:t>
      </w:r>
      <w:proofErr w:type="spellStart"/>
      <w:r w:rsidRPr="00B26C73">
        <w:rPr>
          <w:rStyle w:val="DevConfigGray"/>
        </w:rPr>
        <w:t>NETadmin</w:t>
      </w:r>
      <w:proofErr w:type="spellEnd"/>
      <w:r w:rsidRPr="00B26C73">
        <w:rPr>
          <w:rStyle w:val="DevConfigGray"/>
        </w:rPr>
        <w:t xml:space="preserve"> </w:t>
      </w:r>
      <w:r w:rsidR="00641A06">
        <w:rPr>
          <w:rStyle w:val="DevConfigGray"/>
        </w:rPr>
        <w:t>secret</w:t>
      </w:r>
      <w:r w:rsidRPr="00B26C73">
        <w:rPr>
          <w:rStyle w:val="DevConfigGray"/>
        </w:rPr>
        <w:t xml:space="preserve"> </w:t>
      </w:r>
      <w:r w:rsidR="008337A0">
        <w:rPr>
          <w:rStyle w:val="DevConfigGray"/>
        </w:rPr>
        <w:t>LogAdmin!9</w:t>
      </w:r>
    </w:p>
    <w:p w14:paraId="6721ABCA" w14:textId="231F7C01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interface </w:t>
      </w:r>
      <w:r w:rsidR="005F1441">
        <w:rPr>
          <w:rStyle w:val="DevConfigGray"/>
        </w:rPr>
        <w:t>range f</w:t>
      </w:r>
      <w:r w:rsidRPr="00B26C73">
        <w:rPr>
          <w:rStyle w:val="DevConfigGray"/>
        </w:rPr>
        <w:t>astEthernet0/1</w:t>
      </w:r>
      <w:r w:rsidR="005F1441">
        <w:rPr>
          <w:rStyle w:val="DevConfigGray"/>
        </w:rPr>
        <w:t>, f</w:t>
      </w:r>
      <w:r w:rsidR="005F1441" w:rsidRPr="00C0292F">
        <w:rPr>
          <w:rStyle w:val="DevConfigGray"/>
        </w:rPr>
        <w:t>astEthernet0/3</w:t>
      </w:r>
      <w:r w:rsidR="005F1441">
        <w:rPr>
          <w:rStyle w:val="DevConfigGray"/>
        </w:rPr>
        <w:t xml:space="preserve"> – 24, </w:t>
      </w:r>
      <w:r w:rsidR="005F1441" w:rsidRPr="00C0292F">
        <w:rPr>
          <w:rStyle w:val="DevConfigGray"/>
        </w:rPr>
        <w:t>GigabitEthernet0/2</w:t>
      </w:r>
    </w:p>
    <w:p w14:paraId="11C8583A" w14:textId="77777777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shutdown</w:t>
      </w:r>
    </w:p>
    <w:p w14:paraId="754EE98B" w14:textId="77777777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>interface Vlan1</w:t>
      </w:r>
    </w:p>
    <w:p w14:paraId="6F625D73" w14:textId="77777777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</w:t>
      </w:r>
      <w:proofErr w:type="spellStart"/>
      <w:r w:rsidRPr="00B26C73">
        <w:rPr>
          <w:rStyle w:val="DevConfigGray"/>
        </w:rPr>
        <w:t>ip</w:t>
      </w:r>
      <w:proofErr w:type="spellEnd"/>
      <w:r w:rsidRPr="00B26C73">
        <w:rPr>
          <w:rStyle w:val="DevConfigGray"/>
        </w:rPr>
        <w:t xml:space="preserve"> address 192.168.1.254 255.255.255.0</w:t>
      </w:r>
    </w:p>
    <w:p w14:paraId="63E01074" w14:textId="7B32C7D1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no shutdown</w:t>
      </w:r>
    </w:p>
    <w:p w14:paraId="38928F05" w14:textId="058CD25F" w:rsidR="00920C61" w:rsidRPr="00B26C73" w:rsidRDefault="00920C61" w:rsidP="00B26C73">
      <w:pPr>
        <w:pStyle w:val="DevConfigs"/>
        <w:rPr>
          <w:rStyle w:val="DevConfigGray"/>
        </w:rPr>
      </w:pPr>
      <w:proofErr w:type="spellStart"/>
      <w:r w:rsidRPr="00B26C73">
        <w:rPr>
          <w:rStyle w:val="DevConfigGray"/>
        </w:rPr>
        <w:t>ip</w:t>
      </w:r>
      <w:proofErr w:type="spellEnd"/>
      <w:r w:rsidRPr="00B26C73">
        <w:rPr>
          <w:rStyle w:val="DevConfigGray"/>
        </w:rPr>
        <w:t xml:space="preserve"> default-gateway 192.168.1.1</w:t>
      </w:r>
    </w:p>
    <w:p w14:paraId="69858AEE" w14:textId="77777777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line </w:t>
      </w:r>
      <w:proofErr w:type="spellStart"/>
      <w:r w:rsidRPr="00B26C73">
        <w:rPr>
          <w:rStyle w:val="DevConfigGray"/>
        </w:rPr>
        <w:t>vty</w:t>
      </w:r>
      <w:proofErr w:type="spellEnd"/>
      <w:r w:rsidRPr="00B26C73">
        <w:rPr>
          <w:rStyle w:val="DevConfigGray"/>
        </w:rPr>
        <w:t xml:space="preserve"> 0 4</w:t>
      </w:r>
    </w:p>
    <w:p w14:paraId="198C814C" w14:textId="6EF3EF2A" w:rsidR="00920C61" w:rsidRPr="00B26C73" w:rsidRDefault="00F36002" w:rsidP="00B26C73">
      <w:pPr>
        <w:pStyle w:val="DevConfigs"/>
        <w:rPr>
          <w:rStyle w:val="DevConfigGray"/>
        </w:rPr>
      </w:pPr>
      <w:r>
        <w:rPr>
          <w:rStyle w:val="DevConfigGray"/>
        </w:rPr>
        <w:t xml:space="preserve"> </w:t>
      </w:r>
      <w:r w:rsidR="00920C61" w:rsidRPr="00B26C73">
        <w:rPr>
          <w:rStyle w:val="DevConfigGray"/>
        </w:rPr>
        <w:t>login local</w:t>
      </w:r>
    </w:p>
    <w:p w14:paraId="3E490638" w14:textId="77777777" w:rsidR="00920C61" w:rsidRPr="00B26C73" w:rsidRDefault="00920C61" w:rsidP="00B26C73">
      <w:pPr>
        <w:pStyle w:val="DevConfigs"/>
        <w:rPr>
          <w:rStyle w:val="DevConfigGray"/>
        </w:rPr>
      </w:pPr>
      <w:r w:rsidRPr="00B26C73">
        <w:rPr>
          <w:rStyle w:val="DevConfigGray"/>
        </w:rPr>
        <w:t xml:space="preserve"> transport input ssh</w:t>
      </w:r>
    </w:p>
    <w:p w14:paraId="17C8B4F3" w14:textId="77777777" w:rsidR="005F1441" w:rsidRPr="00C0292F" w:rsidRDefault="005F1441" w:rsidP="005F1441">
      <w:pPr>
        <w:pStyle w:val="DevConfigs"/>
        <w:rPr>
          <w:rStyle w:val="DevConfigGray"/>
        </w:rPr>
      </w:pPr>
      <w:r w:rsidRPr="00C0292F">
        <w:rPr>
          <w:rStyle w:val="DevConfigGray"/>
        </w:rPr>
        <w:t xml:space="preserve">crypto </w:t>
      </w:r>
      <w:proofErr w:type="gramStart"/>
      <w:r w:rsidRPr="00C0292F">
        <w:rPr>
          <w:rStyle w:val="DevConfigGray"/>
        </w:rPr>
        <w:t>key</w:t>
      </w:r>
      <w:proofErr w:type="gramEnd"/>
      <w:r w:rsidRPr="00C0292F">
        <w:rPr>
          <w:rStyle w:val="DevConfigGray"/>
        </w:rPr>
        <w:t xml:space="preserve"> generate </w:t>
      </w:r>
      <w:proofErr w:type="spellStart"/>
      <w:r w:rsidRPr="00C0292F">
        <w:rPr>
          <w:rStyle w:val="DevConfigGray"/>
        </w:rPr>
        <w:t>rsa</w:t>
      </w:r>
      <w:proofErr w:type="spellEnd"/>
    </w:p>
    <w:p w14:paraId="59A05A38" w14:textId="77777777" w:rsidR="005F1441" w:rsidRDefault="005F1441" w:rsidP="00B26C73">
      <w:pPr>
        <w:pStyle w:val="DevConfigs"/>
        <w:rPr>
          <w:rStyle w:val="DevConfigGray"/>
        </w:rPr>
      </w:pPr>
      <w:r w:rsidRPr="00C0292F">
        <w:rPr>
          <w:rStyle w:val="DevConfigGray"/>
        </w:rPr>
        <w:t>1024</w:t>
      </w:r>
    </w:p>
    <w:p w14:paraId="7F107499" w14:textId="7272638C" w:rsidR="00645AE3" w:rsidRPr="00B26C73" w:rsidRDefault="005F1441" w:rsidP="00B26C73">
      <w:pPr>
        <w:pStyle w:val="DevConfigs"/>
        <w:rPr>
          <w:rStyle w:val="DevConfigGray"/>
        </w:rPr>
      </w:pPr>
      <w:r>
        <w:rPr>
          <w:rStyle w:val="DevConfigGray"/>
        </w:rPr>
        <w:t>end</w:t>
      </w:r>
    </w:p>
    <w:sectPr w:rsidR="00645AE3" w:rsidRPr="00B26C73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44F2A" w14:textId="77777777" w:rsidR="00B877ED" w:rsidRDefault="00B877ED" w:rsidP="00710659">
      <w:pPr>
        <w:spacing w:after="0" w:line="240" w:lineRule="auto"/>
      </w:pPr>
      <w:r>
        <w:separator/>
      </w:r>
    </w:p>
    <w:p w14:paraId="3FCDC178" w14:textId="77777777" w:rsidR="00B877ED" w:rsidRDefault="00B877ED"/>
  </w:endnote>
  <w:endnote w:type="continuationSeparator" w:id="0">
    <w:p w14:paraId="0793C287" w14:textId="77777777" w:rsidR="00B877ED" w:rsidRDefault="00B877ED" w:rsidP="00710659">
      <w:pPr>
        <w:spacing w:after="0" w:line="240" w:lineRule="auto"/>
      </w:pPr>
      <w:r>
        <w:continuationSeparator/>
      </w:r>
    </w:p>
    <w:p w14:paraId="4A9A5EDA" w14:textId="77777777" w:rsidR="00B877ED" w:rsidRDefault="00B877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D9C88" w14:textId="7B67D555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DE4881"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D80160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D7F7C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D7F7C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42798" w14:textId="7C52E2EB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DE4881">
          <w:t>2019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D80160">
      <w:rPr>
        <w:noProof/>
      </w:rPr>
      <w:t>2019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3188B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03188B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F0267" w14:textId="77777777" w:rsidR="00B877ED" w:rsidRDefault="00B877ED" w:rsidP="00710659">
      <w:pPr>
        <w:spacing w:after="0" w:line="240" w:lineRule="auto"/>
      </w:pPr>
      <w:r>
        <w:separator/>
      </w:r>
    </w:p>
    <w:p w14:paraId="576BE7FB" w14:textId="77777777" w:rsidR="00B877ED" w:rsidRDefault="00B877ED"/>
  </w:footnote>
  <w:footnote w:type="continuationSeparator" w:id="0">
    <w:p w14:paraId="242A457F" w14:textId="77777777" w:rsidR="00B877ED" w:rsidRDefault="00B877ED" w:rsidP="00710659">
      <w:pPr>
        <w:spacing w:after="0" w:line="240" w:lineRule="auto"/>
      </w:pPr>
      <w:r>
        <w:continuationSeparator/>
      </w:r>
    </w:p>
    <w:p w14:paraId="04B8D216" w14:textId="77777777" w:rsidR="00B877ED" w:rsidRDefault="00B877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467CFDA3E8844AFDBA2D88AF39ED9BE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55475E5" w14:textId="2631A59A" w:rsidR="00926CB2" w:rsidRDefault="00CB6DAA" w:rsidP="008402F2">
        <w:pPr>
          <w:pStyle w:val="PageHead"/>
        </w:pPr>
        <w:r>
          <w:t>Packet Tracer - Secure Network Devices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D2220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2ABE804E" wp14:editId="694CFC0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5D215D8"/>
    <w:lvl w:ilvl="0" w:tplc="2C60B186">
      <w:start w:val="1"/>
      <w:numFmt w:val="bullet"/>
      <w:pStyle w:val="Bulletlevel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C01C9A42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BB5A0792"/>
    <w:styleLink w:val="BulletList"/>
    <w:lvl w:ilvl="0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235428523">
    <w:abstractNumId w:val="5"/>
  </w:num>
  <w:num w:numId="2" w16cid:durableId="1843543062">
    <w:abstractNumId w:val="3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80822448">
    <w:abstractNumId w:val="2"/>
  </w:num>
  <w:num w:numId="4" w16cid:durableId="1517305502">
    <w:abstractNumId w:val="3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84525143">
    <w:abstractNumId w:val="3"/>
  </w:num>
  <w:num w:numId="6" w16cid:durableId="1331330935">
    <w:abstractNumId w:val="0"/>
  </w:num>
  <w:num w:numId="7" w16cid:durableId="414859435">
    <w:abstractNumId w:val="1"/>
  </w:num>
  <w:num w:numId="8" w16cid:durableId="580407083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945265364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arren Earle">
    <w15:presenceInfo w15:providerId="AD" w15:userId="S::warren.earle@solent.ac.uk::d6616931-0bac-4747-a013-5107eae7a1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trackRevisions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3FA"/>
    <w:rsid w:val="00001BDF"/>
    <w:rsid w:val="0000380F"/>
    <w:rsid w:val="00004175"/>
    <w:rsid w:val="000059C9"/>
    <w:rsid w:val="000070B2"/>
    <w:rsid w:val="00007A6C"/>
    <w:rsid w:val="00011687"/>
    <w:rsid w:val="00012C22"/>
    <w:rsid w:val="000160F7"/>
    <w:rsid w:val="00016D5B"/>
    <w:rsid w:val="00016F30"/>
    <w:rsid w:val="0002047C"/>
    <w:rsid w:val="00021B9A"/>
    <w:rsid w:val="000242D6"/>
    <w:rsid w:val="00024EE5"/>
    <w:rsid w:val="0003188B"/>
    <w:rsid w:val="00035C9A"/>
    <w:rsid w:val="00041AF6"/>
    <w:rsid w:val="00044E62"/>
    <w:rsid w:val="00050BA4"/>
    <w:rsid w:val="0005141D"/>
    <w:rsid w:val="00051738"/>
    <w:rsid w:val="0005242B"/>
    <w:rsid w:val="00052548"/>
    <w:rsid w:val="00053426"/>
    <w:rsid w:val="000538D2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864C0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163D"/>
    <w:rsid w:val="000E40C7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1D6A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57CD9"/>
    <w:rsid w:val="00162105"/>
    <w:rsid w:val="00162EEA"/>
    <w:rsid w:val="00163164"/>
    <w:rsid w:val="00166253"/>
    <w:rsid w:val="00170168"/>
    <w:rsid w:val="001704B7"/>
    <w:rsid w:val="001708A6"/>
    <w:rsid w:val="001710C0"/>
    <w:rsid w:val="00172AFB"/>
    <w:rsid w:val="001772B8"/>
    <w:rsid w:val="00180621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A7210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03FA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0B74"/>
    <w:rsid w:val="002F45FF"/>
    <w:rsid w:val="002F66D3"/>
    <w:rsid w:val="002F6D17"/>
    <w:rsid w:val="002F7899"/>
    <w:rsid w:val="00302887"/>
    <w:rsid w:val="003056EB"/>
    <w:rsid w:val="003071FF"/>
    <w:rsid w:val="00310652"/>
    <w:rsid w:val="00310BDC"/>
    <w:rsid w:val="00311065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54D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340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5BD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4F6631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677C"/>
    <w:rsid w:val="005510BA"/>
    <w:rsid w:val="005538C8"/>
    <w:rsid w:val="00554B4E"/>
    <w:rsid w:val="00556C02"/>
    <w:rsid w:val="00561BB2"/>
    <w:rsid w:val="00563249"/>
    <w:rsid w:val="00570A65"/>
    <w:rsid w:val="00575F55"/>
    <w:rsid w:val="0057607B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1441"/>
    <w:rsid w:val="005F3AE9"/>
    <w:rsid w:val="006007BB"/>
    <w:rsid w:val="00601DC0"/>
    <w:rsid w:val="006034CB"/>
    <w:rsid w:val="00603503"/>
    <w:rsid w:val="00603C52"/>
    <w:rsid w:val="0061045C"/>
    <w:rsid w:val="006131CE"/>
    <w:rsid w:val="0061336B"/>
    <w:rsid w:val="006146B2"/>
    <w:rsid w:val="00617D6E"/>
    <w:rsid w:val="00620ED5"/>
    <w:rsid w:val="00622D61"/>
    <w:rsid w:val="00624198"/>
    <w:rsid w:val="00636C28"/>
    <w:rsid w:val="00641A06"/>
    <w:rsid w:val="006428E5"/>
    <w:rsid w:val="00644958"/>
    <w:rsid w:val="00645AE3"/>
    <w:rsid w:val="00651222"/>
    <w:rsid w:val="006513FB"/>
    <w:rsid w:val="00656EEF"/>
    <w:rsid w:val="006576AF"/>
    <w:rsid w:val="00672919"/>
    <w:rsid w:val="00675CD0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B7E15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94A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2AF9"/>
    <w:rsid w:val="00824295"/>
    <w:rsid w:val="00827A65"/>
    <w:rsid w:val="00830473"/>
    <w:rsid w:val="008313F3"/>
    <w:rsid w:val="008337A0"/>
    <w:rsid w:val="008402F2"/>
    <w:rsid w:val="00840469"/>
    <w:rsid w:val="008405BB"/>
    <w:rsid w:val="0084564F"/>
    <w:rsid w:val="0084606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0E6F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2DCA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57CA"/>
    <w:rsid w:val="008D73BF"/>
    <w:rsid w:val="008D7F09"/>
    <w:rsid w:val="008E00D5"/>
    <w:rsid w:val="008E5B64"/>
    <w:rsid w:val="008E7DAA"/>
    <w:rsid w:val="008F0094"/>
    <w:rsid w:val="008F03EF"/>
    <w:rsid w:val="008F0ADF"/>
    <w:rsid w:val="008F340F"/>
    <w:rsid w:val="008F778F"/>
    <w:rsid w:val="00903523"/>
    <w:rsid w:val="00903B91"/>
    <w:rsid w:val="00906281"/>
    <w:rsid w:val="0090659A"/>
    <w:rsid w:val="00911080"/>
    <w:rsid w:val="00912500"/>
    <w:rsid w:val="0091350B"/>
    <w:rsid w:val="00915986"/>
    <w:rsid w:val="00917624"/>
    <w:rsid w:val="00920C61"/>
    <w:rsid w:val="00926CB2"/>
    <w:rsid w:val="00930386"/>
    <w:rsid w:val="009309F5"/>
    <w:rsid w:val="00933237"/>
    <w:rsid w:val="00933F28"/>
    <w:rsid w:val="009400C3"/>
    <w:rsid w:val="00940634"/>
    <w:rsid w:val="009453F7"/>
    <w:rsid w:val="009476C0"/>
    <w:rsid w:val="009513DA"/>
    <w:rsid w:val="0095529C"/>
    <w:rsid w:val="00956DC8"/>
    <w:rsid w:val="00963E34"/>
    <w:rsid w:val="00964DFA"/>
    <w:rsid w:val="00970A69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317"/>
    <w:rsid w:val="009B5747"/>
    <w:rsid w:val="009C0B81"/>
    <w:rsid w:val="009C3182"/>
    <w:rsid w:val="009D2C27"/>
    <w:rsid w:val="009D503E"/>
    <w:rsid w:val="009D7F7C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5C10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24A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06A53"/>
    <w:rsid w:val="00B1081F"/>
    <w:rsid w:val="00B2496B"/>
    <w:rsid w:val="00B26C73"/>
    <w:rsid w:val="00B27499"/>
    <w:rsid w:val="00B3010D"/>
    <w:rsid w:val="00B35151"/>
    <w:rsid w:val="00B433F2"/>
    <w:rsid w:val="00B458E8"/>
    <w:rsid w:val="00B45F4C"/>
    <w:rsid w:val="00B5397B"/>
    <w:rsid w:val="00B53EE9"/>
    <w:rsid w:val="00B6183E"/>
    <w:rsid w:val="00B62809"/>
    <w:rsid w:val="00B67963"/>
    <w:rsid w:val="00B74716"/>
    <w:rsid w:val="00B7675A"/>
    <w:rsid w:val="00B81898"/>
    <w:rsid w:val="00B82DED"/>
    <w:rsid w:val="00B8606B"/>
    <w:rsid w:val="00B877ED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528E"/>
    <w:rsid w:val="00C410D9"/>
    <w:rsid w:val="00C44DB7"/>
    <w:rsid w:val="00C44DE6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87D87"/>
    <w:rsid w:val="00C90311"/>
    <w:rsid w:val="00C91C26"/>
    <w:rsid w:val="00CA2BB2"/>
    <w:rsid w:val="00CA73D5"/>
    <w:rsid w:val="00CB205E"/>
    <w:rsid w:val="00CB2FC9"/>
    <w:rsid w:val="00CB5068"/>
    <w:rsid w:val="00CB6DAA"/>
    <w:rsid w:val="00CB7D2B"/>
    <w:rsid w:val="00CC1C87"/>
    <w:rsid w:val="00CC3000"/>
    <w:rsid w:val="00CC4859"/>
    <w:rsid w:val="00CC7A35"/>
    <w:rsid w:val="00CD072A"/>
    <w:rsid w:val="00CD40B1"/>
    <w:rsid w:val="00CD66E5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218F"/>
    <w:rsid w:val="00D2758C"/>
    <w:rsid w:val="00D275CA"/>
    <w:rsid w:val="00D2789B"/>
    <w:rsid w:val="00D345AB"/>
    <w:rsid w:val="00D41566"/>
    <w:rsid w:val="00D42524"/>
    <w:rsid w:val="00D452F4"/>
    <w:rsid w:val="00D458EC"/>
    <w:rsid w:val="00D501B0"/>
    <w:rsid w:val="00D52582"/>
    <w:rsid w:val="00D52662"/>
    <w:rsid w:val="00D5533F"/>
    <w:rsid w:val="00D56A0E"/>
    <w:rsid w:val="00D57AD3"/>
    <w:rsid w:val="00D62F25"/>
    <w:rsid w:val="00D635FE"/>
    <w:rsid w:val="00D66A7B"/>
    <w:rsid w:val="00D729DE"/>
    <w:rsid w:val="00D74C06"/>
    <w:rsid w:val="00D75B6A"/>
    <w:rsid w:val="00D778DF"/>
    <w:rsid w:val="00D80160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31FE"/>
    <w:rsid w:val="00DC6050"/>
    <w:rsid w:val="00DC6445"/>
    <w:rsid w:val="00DC6AA3"/>
    <w:rsid w:val="00DD35E1"/>
    <w:rsid w:val="00DD43EA"/>
    <w:rsid w:val="00DE4881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6DE2"/>
    <w:rsid w:val="00E87D18"/>
    <w:rsid w:val="00E87D62"/>
    <w:rsid w:val="00E97333"/>
    <w:rsid w:val="00EA486E"/>
    <w:rsid w:val="00EA4FA3"/>
    <w:rsid w:val="00EB001B"/>
    <w:rsid w:val="00EB044C"/>
    <w:rsid w:val="00EB3082"/>
    <w:rsid w:val="00EB645D"/>
    <w:rsid w:val="00EB6C33"/>
    <w:rsid w:val="00EC6F62"/>
    <w:rsid w:val="00ED2EA2"/>
    <w:rsid w:val="00ED5549"/>
    <w:rsid w:val="00ED6019"/>
    <w:rsid w:val="00ED62B3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23A9"/>
    <w:rsid w:val="00F25ABB"/>
    <w:rsid w:val="00F26F62"/>
    <w:rsid w:val="00F27963"/>
    <w:rsid w:val="00F30103"/>
    <w:rsid w:val="00F30446"/>
    <w:rsid w:val="00F36002"/>
    <w:rsid w:val="00F4135D"/>
    <w:rsid w:val="00F41F1B"/>
    <w:rsid w:val="00F46BD9"/>
    <w:rsid w:val="00F60BE0"/>
    <w:rsid w:val="00F6280E"/>
    <w:rsid w:val="00F638C3"/>
    <w:rsid w:val="00F7050A"/>
    <w:rsid w:val="00F75533"/>
    <w:rsid w:val="00F77F8B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48B"/>
    <w:rsid w:val="00FC48EE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  <w:rsid w:val="00FF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6B95DE"/>
  <w15:docId w15:val="{37794A2B-C12F-4AB2-A546-C976EB18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76665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AC124A"/>
    <w:pPr>
      <w:keepNext/>
      <w:keepLines/>
      <w:numPr>
        <w:numId w:val="5"/>
      </w:numPr>
      <w:spacing w:before="240" w:after="120"/>
      <w:outlineLvl w:val="0"/>
      <w:pPrChange w:id="0" w:author="Warren Earle" w:date="2023-12-15T13:26:00Z">
        <w:pPr>
          <w:keepNext/>
          <w:keepLines/>
          <w:numPr>
            <w:numId w:val="5"/>
          </w:numPr>
          <w:spacing w:before="240" w:after="120" w:line="276" w:lineRule="auto"/>
          <w:outlineLvl w:val="0"/>
        </w:pPr>
      </w:pPrChange>
    </w:pPr>
    <w:rPr>
      <w:b/>
      <w:bCs/>
      <w:noProof/>
      <w:sz w:val="26"/>
      <w:szCs w:val="26"/>
      <w:rPrChange w:id="0" w:author="Warren Earle" w:date="2023-12-15T13:26:00Z">
        <w:rPr>
          <w:rFonts w:ascii="Arial" w:eastAsia="Calibri" w:hAnsi="Arial"/>
          <w:b/>
          <w:bCs/>
          <w:noProof/>
          <w:sz w:val="26"/>
          <w:szCs w:val="26"/>
          <w:lang w:val="en-US" w:eastAsia="en-US" w:bidi="ar-SA"/>
        </w:rPr>
      </w:rPrChange>
    </w:rPr>
  </w:style>
  <w:style w:type="paragraph" w:styleId="Heading2">
    <w:name w:val="heading 2"/>
    <w:basedOn w:val="Normal"/>
    <w:next w:val="BodyTextL25"/>
    <w:link w:val="Heading2Char"/>
    <w:autoRedefine/>
    <w:uiPriority w:val="9"/>
    <w:semiHidden/>
    <w:unhideWhenUsed/>
    <w:qFormat/>
    <w:rsid w:val="00A76665"/>
    <w:pPr>
      <w:keepNext/>
      <w:numPr>
        <w:ilvl w:val="1"/>
        <w:numId w:val="5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A76665"/>
    <w:pPr>
      <w:keepNext/>
      <w:numPr>
        <w:ilvl w:val="2"/>
        <w:numId w:val="5"/>
      </w:numPr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C124A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semiHidden/>
    <w:rsid w:val="000C6425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4F6631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5F1441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5F1441"/>
    <w:pPr>
      <w:numPr>
        <w:numId w:val="7"/>
      </w:numPr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03188B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Revision">
    <w:name w:val="Revision"/>
    <w:hidden/>
    <w:uiPriority w:val="99"/>
    <w:semiHidden/>
    <w:rsid w:val="008D57C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Documents\CCNA%207.0\Lab_Template%20-%20ILM_2019_Accessibility%20-%20NO%20CONT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67CFDA3E8844AFDBA2D88AF39ED9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142EA7-0FAA-4412-BB07-D8E7CA0D515F}"/>
      </w:docPartPr>
      <w:docPartBody>
        <w:p w:rsidR="00CD10C0" w:rsidRDefault="0071351B">
          <w:pPr>
            <w:pStyle w:val="467CFDA3E8844AFDBA2D88AF39ED9BE6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51B"/>
    <w:rsid w:val="00103F40"/>
    <w:rsid w:val="001D37BF"/>
    <w:rsid w:val="00356AF9"/>
    <w:rsid w:val="003E115C"/>
    <w:rsid w:val="0050440D"/>
    <w:rsid w:val="0071351B"/>
    <w:rsid w:val="00CA51DF"/>
    <w:rsid w:val="00CD10C0"/>
    <w:rsid w:val="00E60784"/>
    <w:rsid w:val="00EF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67CFDA3E8844AFDBA2D88AF39ED9BE6">
    <w:name w:val="467CFDA3E8844AFDBA2D88AF39ED9BE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ADA4198-8AD5-4C64-9FC3-863262B3F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 - NO CONTENT.dotx</Template>
  <TotalTime>1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Secure Network Devices</vt:lpstr>
    </vt:vector>
  </TitlesOfParts>
  <Company>Cisco Systems, Inc.</Company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Secure Network Devices</dc:title>
  <dc:creator>Martin Benson</dc:creator>
  <dc:description>2019</dc:description>
  <cp:lastModifiedBy>Warren Earle</cp:lastModifiedBy>
  <cp:revision>2</cp:revision>
  <cp:lastPrinted>2019-09-19T20:29:00Z</cp:lastPrinted>
  <dcterms:created xsi:type="dcterms:W3CDTF">2023-12-15T13:27:00Z</dcterms:created>
  <dcterms:modified xsi:type="dcterms:W3CDTF">2023-12-15T13:27:00Z</dcterms:modified>
</cp:coreProperties>
</file>